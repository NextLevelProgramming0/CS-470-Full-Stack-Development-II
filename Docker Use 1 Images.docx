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87DBE" w14:textId="5924CDC7" w:rsidR="00586159" w:rsidRDefault="00586159" w:rsidP="00586159">
      <w:pPr>
        <w:jc w:val="right"/>
      </w:pPr>
      <w:r>
        <w:t>Darius Quick</w:t>
      </w:r>
    </w:p>
    <w:p w14:paraId="6C8EADDA" w14:textId="486056F9" w:rsidR="00586159" w:rsidRDefault="00586159" w:rsidP="00586159">
      <w:pPr>
        <w:jc w:val="right"/>
      </w:pPr>
      <w:r>
        <w:t>7/13/25</w:t>
      </w:r>
    </w:p>
    <w:p w14:paraId="3A2E9701" w14:textId="49938B18" w:rsidR="00552B11" w:rsidRDefault="00586159" w:rsidP="00586159">
      <w:pPr>
        <w:jc w:val="center"/>
      </w:pPr>
      <w:r>
        <w:t xml:space="preserve">Module 2 Assignment </w:t>
      </w:r>
      <w:ins w:id="0" w:author="Microsoft Word" w:date="2025-07-13T09:35:00Z" w16du:dateUtc="2025-07-13T13:35:00Z">
        <w:r w:rsidR="00D04160">
          <w:t>1</w:t>
        </w:r>
      </w:ins>
      <w:r>
        <w:t xml:space="preserve"> Images</w:t>
      </w:r>
    </w:p>
    <w:p w14:paraId="6BD11597" w14:textId="01C74603" w:rsidR="00586159" w:rsidRDefault="00586159" w:rsidP="00586159">
      <w:r>
        <w:t>Docker Build Image 1</w:t>
      </w:r>
    </w:p>
    <w:p w14:paraId="160D4B5D" w14:textId="6E361196" w:rsidR="00586159" w:rsidRDefault="00CC42E6" w:rsidP="00586159">
      <w:r w:rsidRPr="009972EB">
        <w:rPr>
          <w:noProof/>
        </w:rPr>
        <w:drawing>
          <wp:inline distT="0" distB="0" distL="0" distR="0" wp14:anchorId="2B4D8887" wp14:editId="3AAD7D06">
            <wp:extent cx="5943600" cy="3021330"/>
            <wp:effectExtent l="0" t="0" r="0" b="7620"/>
            <wp:docPr id="210559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96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C40D" w14:textId="77777777" w:rsidR="009719BB" w:rsidRDefault="009719BB" w:rsidP="00586159"/>
    <w:p w14:paraId="3D8F9430" w14:textId="0C9616FF" w:rsidR="00586159" w:rsidRDefault="00586159" w:rsidP="00586159">
      <w:r>
        <w:t>Docker Build Image 2</w:t>
      </w:r>
    </w:p>
    <w:p w14:paraId="65BD0B9B" w14:textId="5C97EFCA" w:rsidR="00586159" w:rsidRDefault="00EA03D5" w:rsidP="00586159">
      <w:r w:rsidRPr="00EA03D5">
        <w:rPr>
          <w:noProof/>
        </w:rPr>
        <w:drawing>
          <wp:inline distT="0" distB="0" distL="0" distR="0" wp14:anchorId="4BD711C4" wp14:editId="19261763">
            <wp:extent cx="5943600" cy="2345690"/>
            <wp:effectExtent l="0" t="0" r="0" b="0"/>
            <wp:docPr id="113849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94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13F2" w14:textId="21AA1D31" w:rsidR="00586159" w:rsidRDefault="00586159" w:rsidP="00586159">
      <w:r>
        <w:t>Docker Images</w:t>
      </w:r>
    </w:p>
    <w:p w14:paraId="0F484DD7" w14:textId="7BFD88D0" w:rsidR="005D6BD2" w:rsidRDefault="00E3347F" w:rsidP="00586159">
      <w:r w:rsidRPr="00E3347F">
        <w:rPr>
          <w:noProof/>
        </w:rPr>
        <w:lastRenderedPageBreak/>
        <w:drawing>
          <wp:inline distT="0" distB="0" distL="0" distR="0" wp14:anchorId="48768634" wp14:editId="0752F239">
            <wp:extent cx="5943600" cy="2238375"/>
            <wp:effectExtent l="0" t="0" r="0" b="9525"/>
            <wp:docPr id="140563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34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CDD0" w14:textId="16E7E288" w:rsidR="00586159" w:rsidRDefault="00586159" w:rsidP="00586159"/>
    <w:p w14:paraId="7157F7DD" w14:textId="1AD31E82" w:rsidR="00586159" w:rsidRDefault="00586159" w:rsidP="00586159">
      <w:r>
        <w:t xml:space="preserve">Docker Container Running </w:t>
      </w:r>
    </w:p>
    <w:p w14:paraId="195B9816" w14:textId="17DA4343" w:rsidR="00586159" w:rsidRDefault="005D6BD2" w:rsidP="00586159">
      <w:r w:rsidRPr="005D6BD2">
        <w:rPr>
          <w:noProof/>
        </w:rPr>
        <w:drawing>
          <wp:inline distT="0" distB="0" distL="0" distR="0" wp14:anchorId="2B531976" wp14:editId="3C6201B2">
            <wp:extent cx="5943600" cy="2646680"/>
            <wp:effectExtent l="0" t="0" r="0" b="1270"/>
            <wp:docPr id="34049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92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AE17" w14:textId="77777777" w:rsidR="00882852" w:rsidRDefault="00882852" w:rsidP="00882852">
      <w:r>
        <w:t>LAFS-API URL Running</w:t>
      </w:r>
    </w:p>
    <w:p w14:paraId="0A2F8545" w14:textId="77777777" w:rsidR="00882852" w:rsidRDefault="00882852" w:rsidP="00882852">
      <w:r w:rsidRPr="007A0D7D">
        <w:rPr>
          <w:noProof/>
        </w:rPr>
        <w:lastRenderedPageBreak/>
        <w:drawing>
          <wp:inline distT="0" distB="0" distL="0" distR="0" wp14:anchorId="5540AEE4" wp14:editId="2D8235A6">
            <wp:extent cx="5067739" cy="2484335"/>
            <wp:effectExtent l="0" t="0" r="0" b="0"/>
            <wp:docPr id="207014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48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6488" w14:textId="77777777" w:rsidR="00882852" w:rsidRDefault="00882852" w:rsidP="00882852"/>
    <w:p w14:paraId="2ED5A5A6" w14:textId="77777777" w:rsidR="00882852" w:rsidRDefault="00882852" w:rsidP="00882852"/>
    <w:p w14:paraId="3C82AC1D" w14:textId="324FD834" w:rsidR="00586159" w:rsidRDefault="00586159" w:rsidP="00586159"/>
    <w:p w14:paraId="30689C58" w14:textId="7E0D6E42" w:rsidR="00586159" w:rsidRDefault="00586159" w:rsidP="00586159">
      <w:r>
        <w:t xml:space="preserve">LAFS-WEB URL </w:t>
      </w:r>
      <w:r w:rsidR="006B66D3">
        <w:t>R</w:t>
      </w:r>
      <w:r w:rsidR="007A0D7D">
        <w:t>unning</w:t>
      </w:r>
    </w:p>
    <w:p w14:paraId="579EEC92" w14:textId="0A18CFD1" w:rsidR="00586159" w:rsidRDefault="006B66D3" w:rsidP="00586159">
      <w:r w:rsidRPr="006B66D3">
        <w:rPr>
          <w:noProof/>
        </w:rPr>
        <w:drawing>
          <wp:inline distT="0" distB="0" distL="0" distR="0" wp14:anchorId="74E93E9E" wp14:editId="5826D1CC">
            <wp:extent cx="5943600" cy="3123565"/>
            <wp:effectExtent l="0" t="0" r="0" b="635"/>
            <wp:docPr id="176374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43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159"/>
    <w:rsid w:val="000761E1"/>
    <w:rsid w:val="00112C16"/>
    <w:rsid w:val="00120200"/>
    <w:rsid w:val="0017706E"/>
    <w:rsid w:val="001A5E7C"/>
    <w:rsid w:val="00307565"/>
    <w:rsid w:val="00324EAF"/>
    <w:rsid w:val="003B5E05"/>
    <w:rsid w:val="00552B11"/>
    <w:rsid w:val="00574245"/>
    <w:rsid w:val="0058388F"/>
    <w:rsid w:val="00586159"/>
    <w:rsid w:val="005D6BD2"/>
    <w:rsid w:val="00630227"/>
    <w:rsid w:val="006B06E4"/>
    <w:rsid w:val="006B66D3"/>
    <w:rsid w:val="007A0D7D"/>
    <w:rsid w:val="00882852"/>
    <w:rsid w:val="008E2B61"/>
    <w:rsid w:val="009719BB"/>
    <w:rsid w:val="009972EB"/>
    <w:rsid w:val="009C18DD"/>
    <w:rsid w:val="00B32861"/>
    <w:rsid w:val="00CC42E6"/>
    <w:rsid w:val="00D04160"/>
    <w:rsid w:val="00D94126"/>
    <w:rsid w:val="00DE4D91"/>
    <w:rsid w:val="00E3347F"/>
    <w:rsid w:val="00E44F86"/>
    <w:rsid w:val="00E625CD"/>
    <w:rsid w:val="00EA03D5"/>
    <w:rsid w:val="00ED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F1EC9"/>
  <w15:chartTrackingRefBased/>
  <w15:docId w15:val="{203FF7CF-AF30-42B3-BBDE-7ACCBC2A2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1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1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1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1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1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1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1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1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1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1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1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Quick</dc:creator>
  <cp:keywords/>
  <dc:description/>
  <cp:lastModifiedBy>Darius Quick</cp:lastModifiedBy>
  <cp:revision>18</cp:revision>
  <dcterms:created xsi:type="dcterms:W3CDTF">2025-07-13T13:32:00Z</dcterms:created>
  <dcterms:modified xsi:type="dcterms:W3CDTF">2026-01-18T00:51:00Z</dcterms:modified>
</cp:coreProperties>
</file>